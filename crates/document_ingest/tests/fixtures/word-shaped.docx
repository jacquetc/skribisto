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pStyle w:val="Heading1"/>
        <w:outlineLvl w:val="0"/>
      </w:pPr>
      <w:r>
        <w:t>The Salt Road</w:t>
      </w:r>
    </w:p>
    <w:p>
      <w:pPr>
        <w:pStyle w:val="Heading2"/>
        <w:outlineLvl w:val="1"/>
      </w:pPr>
      <w:r>
        <w:t>Chapter One</w:t>
      </w:r>
    </w:p>
    <w:p>
      <w:r>
        <w:t xml:space="preserve">She turned the corner and </w:t>
      </w:r>
      <w:commentRangeStart w:id="1"/>
      <w:r>
        <w:rPr>
          <w:i/>
        </w:rPr>
        <w:t>the st</w:t>
      </w:r>
      <w:r>
        <w:rPr>
          <w:i/>
        </w:rPr>
        <w:t>reet was g</w:t>
      </w:r>
      <w:r>
        <w:rPr>
          <w:i/>
        </w:rPr>
        <w:t>one</w:t>
      </w:r>
      <w:commentRangeEnd w:id="1"/>
      <w:r>
        <w:commentReference w:id="1"/>
      </w:r>
      <w:r>
        <w:t>. In its place, </w:t>
      </w:r>
      <w:r>
        <w:rPr>
          <w:b/>
        </w:rPr>
        <w:t>nothing</w:t>
      </w:r>
      <w:r>
        <w:t>.</w:t>
      </w:r>
    </w:p>
    <w:p>
      <w:r>
        <w:t xml:space="preserve">Later, she </w:t>
      </w:r>
      <w:ins w:id="20" w:author="Editor" w:date="2026-01-05T10:00:00Z">
        <w:r>
          <w:t xml:space="preserve">would say she </w:t>
        </w:r>
      </w:ins>
      <w:del w:id="21" w:author="Editor" w:date="2026-01-05T10:00:00Z">
        <w:r>
          <w:delText xml:space="preserve">always claimed she </w:delText>
        </w:r>
      </w:del>
      <w:r>
        <w:t>had known.</w:t>
      </w:r>
    </w:p>
    <w:p>
      <w:pPr>
        <w:pStyle w:val="Heading2"/>
        <w:outlineLvl w:val="1"/>
      </w:pPr>
      <w:r>
        <w:t>Chapter Two</w:t>
      </w:r>
    </w:p>
    <w:p>
      <w:r>
        <w:t>The second chapter opens quietly.</w:t>
      </w:r>
      <w:r>
        <w:commentReference w:id="3"/>
      </w:r>
    </w:p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comment w:id="1" w:author="Editor" w:date="2026-01-02T03:04:05Z" w:initials="E">
    <w:p w14:paraId="AAAA0001">
      <w:r>
        <w:t>Is this the right word?</w:t>
      </w:r>
    </w:p>
  </w:comment>
  <w:comment w:id="2" w:author="Writer" w:date="2026-01-03T03:04:05Z" w:initials="W">
    <w:p w14:paraId="AAAA0002">
      <w:r>
        <w:t>Yes, I meant it.</w:t>
      </w:r>
    </w:p>
  </w:comment>
  <w:comment w:id="3" w:author="Editor" w:date="2026-01-04T03:04:05Z" w:initials="E">
    <w:p w14:paraId="AAAA0003">
      <w:r>
        <w:t>A whole-paragraph note.</w:t>
      </w:r>
    </w:p>
  </w:comment>
  <w:comment w:id="4" w:author="Editor" w:date="2026-01-06T03:04:05Z" w:initials="E">
    <w:p w14:paraId="AAAA0004">
      <w:r>
        <w:t xml:space="preserve">This needs </w:t>
      </w:r>
      <w:r>
        <w:rPr>
          <w:b/>
        </w:rPr>
        <w:t>real</w:t>
      </w:r>
      <w:r>
        <w:t xml:space="preserve"> emphasis, and </w:t>
      </w:r>
      <w:r>
        <w:rPr>
          <w:i/>
        </w:rPr>
        <w:t>italics</w:t>
      </w:r>
      <w:r>
        <w:t xml:space="preserve"> too.</w:t>
      </w:r>
    </w:p>
    <w:p w14:paraId="AAAA0006">
      <w:r>
        <w:t>A second paragraph in the same note.</w:t>
      </w:r>
    </w:p>
  </w:comment>
</w:comments>
</file>

<file path=word/commentsExtended.xml><?xml version="1.0" encoding="utf-8"?>
<w15:commentsEx xmlns:w15="http://schemas.microsoft.com/office/word/2012/wordml">
  <w15:commentEx w15:paraId="AAAA0001" w15:done="0"/>
  <w15:commentEx w15:paraId="AAAA0002" w15:paraIdParent="AAAA0001" w15:done="0"/>
  <w15:commentEx w15:paraId="AAAA0003" w15:done="1"/>
</w15:commentsEx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microsoft.com/office/2011/relationships/commentsExtended" Target="commentsExtended.xml"/>
<Relationship Id="rId3" Type="http://schemas.openxmlformats.org/officeDocument/2006/relationships/styles" Target="styles.xml"/>
</Relationships>
</file>